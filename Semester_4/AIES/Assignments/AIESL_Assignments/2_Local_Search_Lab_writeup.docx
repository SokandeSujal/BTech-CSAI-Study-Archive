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tag w:val="goog_rdk_2"/>
        <w:id w:val="1903641633"/>
      </w:sdtPr>
      <w:sdtContent>
        <w:p w14:paraId="248C345C" w14:textId="77777777" w:rsidR="008E2DDB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200" w:line="240" w:lineRule="auto"/>
            <w:jc w:val="center"/>
            <w:rPr>
              <w:ins w:id="0" w:author="Kunal Kankaria" w:date="2022-11-24T08:25:00Z"/>
              <w:rFonts w:ascii="Arial" w:eastAsia="Arial" w:hAnsi="Arial" w:cs="Arial"/>
              <w:color w:val="000000"/>
            </w:rPr>
          </w:pPr>
          <w:sdt>
            <w:sdtPr>
              <w:tag w:val="goog_rdk_1"/>
              <w:id w:val="994388679"/>
            </w:sdtPr>
            <w:sdtContent/>
          </w:sdt>
        </w:p>
      </w:sdtContent>
    </w:sdt>
    <w:p w14:paraId="31C17CEC" w14:textId="77777777" w:rsidR="008E2DDB" w:rsidRDefault="00000000" w:rsidP="00C16E86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DCDAE13" wp14:editId="169BDB1B">
            <wp:extent cx="2819400" cy="92964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92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BE4564" w14:textId="55F1CE0C" w:rsidR="00C16E86" w:rsidRPr="00C16E86" w:rsidRDefault="00C16E86" w:rsidP="00C16E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1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6E86">
        <w:rPr>
          <w:rFonts w:ascii="Times New Roman" w:eastAsia="Times New Roman" w:hAnsi="Times New Roman" w:cs="Times New Roman"/>
          <w:b/>
          <w:sz w:val="28"/>
          <w:szCs w:val="28"/>
        </w:rPr>
        <w:t>School of Computer Engineering and Technology</w:t>
      </w:r>
    </w:p>
    <w:p w14:paraId="1A78EB37" w14:textId="4F0C95EA" w:rsidR="00C16E86" w:rsidRPr="00C16E86" w:rsidRDefault="00C16E86" w:rsidP="00C16E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1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6E86">
        <w:rPr>
          <w:rFonts w:ascii="Times New Roman" w:eastAsia="Times New Roman" w:hAnsi="Times New Roman" w:cs="Times New Roman"/>
          <w:b/>
          <w:sz w:val="28"/>
          <w:szCs w:val="28"/>
        </w:rPr>
        <w:t>S. Y. B. Tech. AIDS (Artificial Intelligence and Expert Systems)</w:t>
      </w:r>
    </w:p>
    <w:p w14:paraId="2BE46750" w14:textId="77777777" w:rsidR="00C16E86" w:rsidRPr="00C16E86" w:rsidRDefault="00C16E86" w:rsidP="00C16E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18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C16E86">
        <w:rPr>
          <w:rFonts w:ascii="Times New Roman" w:eastAsia="Times New Roman" w:hAnsi="Times New Roman" w:cs="Times New Roman"/>
          <w:b/>
          <w:sz w:val="28"/>
          <w:szCs w:val="28"/>
        </w:rPr>
        <w:t>Academic Year: 2025-2026 Sem IV</w:t>
      </w:r>
    </w:p>
    <w:p w14:paraId="4AD8C3E1" w14:textId="2F62768B" w:rsidR="00C16E86" w:rsidRPr="00C16E86" w:rsidRDefault="00C16E86" w:rsidP="00C16E86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right="418"/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C16E86">
        <w:rPr>
          <w:rFonts w:ascii="Times New Roman" w:eastAsia="Times New Roman" w:hAnsi="Times New Roman" w:cs="Times New Roman"/>
          <w:b/>
          <w:sz w:val="28"/>
          <w:szCs w:val="28"/>
        </w:rPr>
        <w:t xml:space="preserve">Assignment No. </w:t>
      </w:r>
      <w:r w:rsidRPr="00C16E86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2</w:t>
      </w:r>
    </w:p>
    <w:p w14:paraId="2DB8E791" w14:textId="77777777" w:rsidR="00C16E86" w:rsidRDefault="00C16E86" w:rsidP="00C16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12"/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</w:p>
    <w:p w14:paraId="041B5D56" w14:textId="29988343" w:rsidR="008E2DDB" w:rsidRDefault="00000000" w:rsidP="00C16E8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right="41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Implement a local search algorithm or genetic algorithm for eg chess, n-queens, travelling salesman problem</w:t>
      </w:r>
    </w:p>
    <w:p w14:paraId="28D858AD" w14:textId="77777777" w:rsidR="008E2DDB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Implement Hill climbing algorithm for Travelling salesman problem</w:t>
      </w:r>
    </w:p>
    <w:p w14:paraId="0ECEB3AD" w14:textId="77777777" w:rsidR="008E2DDB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Objective: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program in C / C ++/Python/Java to solve the hill climbing algorithm for travelling salesman problem.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Theory: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Write in brief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1) Local Search Algorithm</w:t>
      </w:r>
    </w:p>
    <w:p w14:paraId="2ACFAA9F" w14:textId="77777777" w:rsidR="008E2D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2) Hill Climbing Algorith</w:t>
      </w:r>
      <w:r>
        <w:rPr>
          <w:rFonts w:ascii="Times New Roman" w:eastAsia="Times New Roman" w:hAnsi="Times New Roman" w:cs="Times New Roman"/>
          <w:sz w:val="24"/>
          <w:szCs w:val="24"/>
        </w:rPr>
        <w:t>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Input: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n*n matrix of distance for Travelling Salesman Problem</w:t>
      </w:r>
    </w:p>
    <w:p w14:paraId="7BD16721" w14:textId="77777777" w:rsidR="008E2D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Output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an optimal distance between two cities</w:t>
      </w:r>
    </w:p>
    <w:p w14:paraId="2B6E673C" w14:textId="77777777" w:rsidR="008E2D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Algorithm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Hill climbing algorithm</w:t>
      </w:r>
    </w:p>
    <w:p w14:paraId="457B2138" w14:textId="77777777" w:rsidR="008E2DDB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Platform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Linux/Windows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FAQs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 </w:t>
      </w:r>
    </w:p>
    <w:p w14:paraId="1FB63291" w14:textId="77777777" w:rsidR="008E2D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hill climbing algorithm in detail with example.</w:t>
      </w:r>
    </w:p>
    <w:p w14:paraId="2BBEBA9F" w14:textId="77777777" w:rsidR="008E2D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limitations of hill climbing and solutions to it</w:t>
      </w:r>
    </w:p>
    <w:p w14:paraId="4F0A2659" w14:textId="77777777" w:rsidR="008E2DD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Solve n queen problem using local search algorithm.</w:t>
      </w:r>
    </w:p>
    <w:p w14:paraId="536E1433" w14:textId="6E24A68F" w:rsidR="008E2DDB" w:rsidRDefault="008E2DDB" w:rsidP="006C13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555E9C21" w14:textId="77777777" w:rsidR="006C137C" w:rsidRPr="006C137C" w:rsidRDefault="006C137C" w:rsidP="006C13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6C137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Note - Each laboratory assignment should be written with a clear and detailed description. A neat, well-labeled diagram must be drawn wherever required</w:t>
      </w:r>
    </w:p>
    <w:p w14:paraId="72323002" w14:textId="77777777" w:rsidR="006C137C" w:rsidRPr="006C137C" w:rsidRDefault="006C137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</w:p>
    <w:p w14:paraId="2F893547" w14:textId="77777777" w:rsidR="008E2DDB" w:rsidRDefault="008E2DDB"/>
    <w:sectPr w:rsidR="008E2DD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755F"/>
    <w:multiLevelType w:val="multilevel"/>
    <w:tmpl w:val="6DBEA7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0673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2DDB"/>
    <w:rsid w:val="00504D7A"/>
    <w:rsid w:val="006C137C"/>
    <w:rsid w:val="008E2DDB"/>
    <w:rsid w:val="00C16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8687"/>
  <w15:docId w15:val="{32FDE09A-9F9D-45EB-8F01-611FE15DC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5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Tgiva2O6AFLDr5wrxzVzL+uG9g==">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Purvang Patel</dc:creator>
  <cp:lastModifiedBy>yogita hande</cp:lastModifiedBy>
  <cp:revision>3</cp:revision>
  <dcterms:created xsi:type="dcterms:W3CDTF">2022-09-25T14:16:00Z</dcterms:created>
  <dcterms:modified xsi:type="dcterms:W3CDTF">2026-01-21T03:34:00Z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2026-01-21T03:33:21Z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a9684c50-42d3-43b4-9ec4-f071d6cd3550</vt:lpwstr>
  </property>
  <property fmtid="{D5CDD505-2E9C-101B-9397-08002B2CF9AE}" pid="7" name="MSIP_Label_defa4170-0d19-0005-0004-bc88714345d2_ActionId">
    <vt:lpwstr>3eac452d-812d-4d14-ab6a-e8520bc878fa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